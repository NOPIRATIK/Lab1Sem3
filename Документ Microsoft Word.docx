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66B0" w14:textId="7F277561" w:rsidR="00202FF8" w:rsidRPr="005C6089" w:rsidRDefault="005C6089" w:rsidP="00944944">
      <w:pPr>
        <w:rPr>
          <w:rFonts w:ascii="Times New Roman" w:hAnsi="Times New Roman" w:cs="Times New Roman"/>
          <w:sz w:val="28"/>
          <w:szCs w:val="28"/>
        </w:rPr>
      </w:pPr>
      <w:r w:rsidRPr="005C6089">
        <w:rPr>
          <w:rFonts w:ascii="Times New Roman" w:hAnsi="Times New Roman" w:cs="Times New Roman"/>
          <w:sz w:val="28"/>
          <w:szCs w:val="28"/>
        </w:rPr>
        <w:t xml:space="preserve">1 Вопрос </w:t>
      </w:r>
    </w:p>
    <w:p w14:paraId="0BBED52A" w14:textId="4A4C70EA" w:rsidR="005C6089" w:rsidRPr="005C6089" w:rsidRDefault="005C6089" w:rsidP="009449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6089">
        <w:rPr>
          <w:rFonts w:ascii="Times New Roman" w:hAnsi="Times New Roman" w:cs="Times New Roman"/>
          <w:b/>
          <w:bCs/>
          <w:sz w:val="28"/>
          <w:szCs w:val="28"/>
        </w:rPr>
        <w:t>ЭДС</w:t>
      </w:r>
    </w:p>
    <w:p w14:paraId="27CEF995" w14:textId="3B8C99EE" w:rsidR="005C6089" w:rsidRDefault="005C6089" w:rsidP="00944944">
      <w:pPr>
        <w:rPr>
          <w:ins w:id="0" w:author="Алексей Гурин" w:date="2025-04-14T12:03:00Z"/>
          <w:rFonts w:ascii="Times New Roman" w:hAnsi="Times New Roman" w:cs="Times New Roman"/>
          <w:sz w:val="28"/>
          <w:szCs w:val="28"/>
        </w:rPr>
      </w:pPr>
      <w:r w:rsidRPr="005C6089">
        <w:rPr>
          <w:rFonts w:ascii="Times New Roman" w:hAnsi="Times New Roman" w:cs="Times New Roman"/>
          <w:sz w:val="28"/>
          <w:szCs w:val="28"/>
        </w:rPr>
        <w:t>Сторонние силы совершают работу по перемещению электрических зарядов. Физическая величина, определяемая работой, совершаемой сторонними силами при перемещении единичного положительного заряда, называется электродвижущей силой (ЭДС) 1 источника тока</w:t>
      </w:r>
    </w:p>
    <w:p w14:paraId="1BFA128F" w14:textId="045BF8AA" w:rsidR="005C6089" w:rsidRDefault="005C6089" w:rsidP="00944944">
      <w:pPr>
        <w:rPr>
          <w:ins w:id="1" w:author="Алексей Гурин" w:date="2025-04-14T12:04:00Z"/>
          <w:rFonts w:ascii="Times New Roman" w:hAnsi="Times New Roman" w:cs="Times New Roman"/>
          <w:sz w:val="28"/>
          <w:szCs w:val="28"/>
        </w:rPr>
      </w:pPr>
      <w:ins w:id="2" w:author="Алексей Гурин" w:date="2025-04-14T12:03:00Z">
        <w:r>
          <w:rPr>
            <w:rFonts w:ascii="Times New Roman" w:hAnsi="Times New Roman" w:cs="Times New Roman"/>
            <w:sz w:val="28"/>
            <w:szCs w:val="28"/>
          </w:rPr>
          <w:t>Для ответа</w:t>
        </w:r>
      </w:ins>
      <w:ins w:id="3" w:author="Алексей Гурин" w:date="2025-04-14T12:04:00Z">
        <w:r w:rsidRPr="005C6089">
          <w:rPr>
            <w:rFonts w:ascii="Times New Roman" w:hAnsi="Times New Roman" w:cs="Times New Roman"/>
            <w:sz w:val="28"/>
            <w:szCs w:val="28"/>
            <w:rPrChange w:id="4" w:author="Алексей Гурин" w:date="2025-04-14T12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:</w:t>
        </w:r>
      </w:ins>
    </w:p>
    <w:p w14:paraId="575F3F2A" w14:textId="177A648D" w:rsidR="005C6089" w:rsidRPr="005C6089" w:rsidRDefault="005C6089" w:rsidP="00944944">
      <w:pPr>
        <w:rPr>
          <w:rFonts w:ascii="Times New Roman" w:hAnsi="Times New Roman" w:cs="Times New Roman"/>
          <w:sz w:val="28"/>
          <w:szCs w:val="28"/>
        </w:rPr>
      </w:pPr>
      <w:ins w:id="5" w:author="Алексей Гурин" w:date="2025-04-14T12:04:00Z">
        <w:r>
          <w:rPr>
            <w:rFonts w:ascii="Times New Roman" w:hAnsi="Times New Roman" w:cs="Times New Roman"/>
            <w:sz w:val="28"/>
            <w:szCs w:val="28"/>
          </w:rPr>
          <w:t xml:space="preserve">ЭДС – это </w:t>
        </w:r>
        <w:r w:rsidR="005E6EE2">
          <w:rPr>
            <w:rFonts w:ascii="Times New Roman" w:hAnsi="Times New Roman" w:cs="Times New Roman"/>
            <w:sz w:val="28"/>
            <w:szCs w:val="28"/>
          </w:rPr>
          <w:t>физическая величина, определяемая работой, совершаемой для перемещения единичного пол</w:t>
        </w:r>
      </w:ins>
      <w:ins w:id="6" w:author="Алексей Гурин" w:date="2025-04-14T12:05:00Z">
        <w:r w:rsidR="005E6EE2">
          <w:rPr>
            <w:rFonts w:ascii="Times New Roman" w:hAnsi="Times New Roman" w:cs="Times New Roman"/>
            <w:sz w:val="28"/>
            <w:szCs w:val="28"/>
          </w:rPr>
          <w:t>ожительного заряда.</w:t>
        </w:r>
      </w:ins>
    </w:p>
    <w:p w14:paraId="471DEF79" w14:textId="486A92C0" w:rsidR="005C6089" w:rsidRPr="005C6089" w:rsidRDefault="005C6089" w:rsidP="00944944">
      <w:pPr>
        <w:rPr>
          <w:rFonts w:ascii="Times New Roman" w:hAnsi="Times New Roman" w:cs="Times New Roman"/>
          <w:sz w:val="28"/>
          <w:szCs w:val="28"/>
          <w:rPrChange w:id="7" w:author="Алексей Гурин" w:date="2025-04-14T12:03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C6089">
        <w:rPr>
          <w:rFonts w:ascii="Times New Roman" w:hAnsi="Times New Roman" w:cs="Times New Roman"/>
          <w:sz w:val="28"/>
          <w:szCs w:val="28"/>
          <w:rPrChange w:id="8" w:author="Алексей Гурин" w:date="2025-04-14T12:03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ct</w:t>
      </w:r>
      <w:r w:rsidRPr="005C6089">
        <w:rPr>
          <w:rFonts w:ascii="Times New Roman" w:hAnsi="Times New Roman" w:cs="Times New Roman"/>
          <w:sz w:val="28"/>
          <w:szCs w:val="28"/>
          <w:rPrChange w:id="9" w:author="Алексей Гурин" w:date="2025-04-14T12:03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C6089">
        <w:rPr>
          <w:rFonts w:ascii="Times New Roman" w:hAnsi="Times New Roman" w:cs="Times New Roman"/>
          <w:sz w:val="28"/>
          <w:szCs w:val="28"/>
          <w:vertAlign w:val="subscript"/>
          <w:rPrChange w:id="10" w:author="Алексей Гурин" w:date="2025-04-14T12:03:00Z"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</w:rPrChange>
        </w:rPr>
        <w:t xml:space="preserve">0 </w:t>
      </w:r>
      <w:del w:id="11" w:author="Алексей Гурин" w:date="2025-04-14T12:03:00Z">
        <w:r w:rsidRPr="005C6089" w:rsidDel="005C6089">
          <w:rPr>
            <w:rFonts w:ascii="Times New Roman" w:hAnsi="Times New Roman" w:cs="Times New Roman"/>
            <w:sz w:val="28"/>
            <w:szCs w:val="28"/>
            <w:rPrChange w:id="12" w:author="Алексей Гурин" w:date="2025-04-14T12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delText xml:space="preserve"> </w:delText>
        </w:r>
      </w:del>
      <w:r w:rsidRPr="005C6089">
        <w:rPr>
          <w:rFonts w:ascii="Times New Roman" w:hAnsi="Times New Roman" w:cs="Times New Roman"/>
          <w:sz w:val="28"/>
          <w:szCs w:val="28"/>
          <w:rPrChange w:id="13" w:author="Алексей Гурин" w:date="2025-04-14T12:03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(</w:t>
      </w:r>
      <w:ins w:id="14" w:author="Алексей Гурин" w:date="2025-04-14T12:03:00Z">
        <w:r>
          <w:rPr>
            <w:rFonts w:ascii="Times New Roman" w:hAnsi="Times New Roman" w:cs="Times New Roman"/>
            <w:sz w:val="28"/>
            <w:szCs w:val="28"/>
          </w:rPr>
          <w:t>единица измерения Вольт</w:t>
        </w:r>
      </w:ins>
      <w:r w:rsidRPr="005C6089">
        <w:rPr>
          <w:rFonts w:ascii="Times New Roman" w:hAnsi="Times New Roman" w:cs="Times New Roman"/>
          <w:sz w:val="28"/>
          <w:szCs w:val="28"/>
          <w:rPrChange w:id="15" w:author="Алексей Гурин" w:date="2025-04-14T12:03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)</w:t>
      </w:r>
    </w:p>
    <w:p w14:paraId="3A7D0CAF" w14:textId="2CF7190B" w:rsidR="005C6089" w:rsidRDefault="00B52279" w:rsidP="00944944">
      <w:pPr>
        <w:rPr>
          <w:ins w:id="16" w:author="Алексей Гурин" w:date="2025-04-14T16:00:00Z"/>
          <w:rFonts w:ascii="Times New Roman" w:hAnsi="Times New Roman" w:cs="Times New Roman"/>
          <w:b/>
          <w:bCs/>
          <w:sz w:val="28"/>
          <w:szCs w:val="28"/>
        </w:rPr>
      </w:pPr>
      <w:ins w:id="17" w:author="Алексей Гурин" w:date="2025-04-14T12:11:00Z">
        <w:r w:rsidRPr="00B52279">
          <w:rPr>
            <w:rFonts w:ascii="Times New Roman" w:hAnsi="Times New Roman" w:cs="Times New Roman"/>
            <w:b/>
            <w:bCs/>
            <w:sz w:val="28"/>
            <w:szCs w:val="28"/>
            <w:rPrChange w:id="18" w:author="Алексей Гурин" w:date="2025-04-14T12:11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Разность потенциалов</w:t>
        </w:r>
      </w:ins>
    </w:p>
    <w:p w14:paraId="1E8896B6" w14:textId="0D16C941" w:rsidR="005D748E" w:rsidRDefault="00F43D32" w:rsidP="00944944">
      <w:pPr>
        <w:rPr>
          <w:ins w:id="19" w:author="Алексей Гурин" w:date="2025-04-14T12:11:00Z"/>
          <w:rFonts w:ascii="Times New Roman" w:hAnsi="Times New Roman" w:cs="Times New Roman"/>
          <w:b/>
          <w:bCs/>
          <w:sz w:val="28"/>
          <w:szCs w:val="28"/>
        </w:rPr>
      </w:pPr>
      <w:ins w:id="20" w:author="Алексей Гурин" w:date="2025-04-14T16:06:00Z">
        <w:r w:rsidRPr="00F43D32">
          <w:rPr>
            <w:rFonts w:ascii="Times New Roman" w:hAnsi="Times New Roman" w:cs="Times New Roman"/>
            <w:b/>
            <w:bCs/>
            <w:sz w:val="28"/>
            <w:szCs w:val="28"/>
          </w:rPr>
          <w:drawing>
            <wp:inline distT="0" distB="0" distL="0" distR="0" wp14:anchorId="3E336DC6" wp14:editId="337D9685">
              <wp:extent cx="5940425" cy="3666490"/>
              <wp:effectExtent l="0" t="0" r="3175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6664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B4E318" w14:textId="00A978E4" w:rsidR="00B52279" w:rsidRDefault="005D748E" w:rsidP="00944944">
      <w:pPr>
        <w:rPr>
          <w:ins w:id="21" w:author="Алексей Гурин" w:date="2025-04-14T12:11:00Z"/>
          <w:rFonts w:ascii="Times New Roman" w:hAnsi="Times New Roman" w:cs="Times New Roman"/>
          <w:b/>
          <w:bCs/>
          <w:sz w:val="28"/>
          <w:szCs w:val="28"/>
        </w:rPr>
      </w:pPr>
      <w:ins w:id="22" w:author="Алексей Гурин" w:date="2025-04-14T16:00:00Z">
        <w:r w:rsidRPr="005D748E">
          <w:rPr>
            <w:rFonts w:ascii="Times New Roman" w:hAnsi="Times New Roman" w:cs="Times New Roman"/>
            <w:b/>
            <w:bCs/>
            <w:sz w:val="28"/>
            <w:szCs w:val="28"/>
          </w:rPr>
          <w:drawing>
            <wp:inline distT="0" distB="0" distL="0" distR="0" wp14:anchorId="008F8645" wp14:editId="2E667DDB">
              <wp:extent cx="5940425" cy="1106170"/>
              <wp:effectExtent l="0" t="0" r="3175" b="0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106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43800A" w14:textId="7C17CDA9" w:rsidR="00B52279" w:rsidRDefault="00B52279" w:rsidP="00944944">
      <w:pPr>
        <w:rPr>
          <w:ins w:id="23" w:author="Алексей Гурин" w:date="2025-04-14T12:11:00Z"/>
          <w:rFonts w:ascii="Times New Roman" w:hAnsi="Times New Roman" w:cs="Times New Roman"/>
          <w:b/>
          <w:bCs/>
          <w:sz w:val="28"/>
          <w:szCs w:val="28"/>
        </w:rPr>
      </w:pPr>
      <w:ins w:id="24" w:author="Алексей Гурин" w:date="2025-04-14T12:11:00Z">
        <w:r>
          <w:rPr>
            <w:rFonts w:ascii="Times New Roman" w:hAnsi="Times New Roman" w:cs="Times New Roman"/>
            <w:b/>
            <w:bCs/>
            <w:sz w:val="28"/>
            <w:szCs w:val="28"/>
          </w:rPr>
          <w:t>Напряжение</w:t>
        </w:r>
      </w:ins>
    </w:p>
    <w:p w14:paraId="3839B5E5" w14:textId="0B54F3B1" w:rsidR="00B52279" w:rsidRDefault="00B52279" w:rsidP="00944944">
      <w:pPr>
        <w:rPr>
          <w:ins w:id="25" w:author="Алексей Гурин" w:date="2025-04-14T12:17:00Z"/>
          <w:rFonts w:ascii="Times New Roman" w:hAnsi="Times New Roman" w:cs="Times New Roman"/>
          <w:sz w:val="28"/>
          <w:szCs w:val="28"/>
        </w:rPr>
      </w:pPr>
      <w:ins w:id="26" w:author="Алексей Гурин" w:date="2025-04-14T12:12:00Z">
        <w:r w:rsidRPr="00B52279">
          <w:rPr>
            <w:rFonts w:ascii="Times New Roman" w:hAnsi="Times New Roman" w:cs="Times New Roman"/>
            <w:sz w:val="28"/>
            <w:szCs w:val="28"/>
            <w:rPrChange w:id="27" w:author="Алексей Гурин" w:date="2025-04-14T12:12:00Z">
              <w:rPr/>
            </w:rPrChange>
          </w:rPr>
          <w:t>Напряжение на участке</w:t>
        </w:r>
        <w:r>
          <w:rPr>
            <w:rFonts w:ascii="Times New Roman" w:hAnsi="Times New Roman" w:cs="Times New Roman"/>
            <w:sz w:val="28"/>
            <w:szCs w:val="28"/>
          </w:rPr>
          <w:t xml:space="preserve"> -</w:t>
        </w:r>
        <w:r w:rsidRPr="00B52279">
          <w:rPr>
            <w:rFonts w:ascii="Times New Roman" w:hAnsi="Times New Roman" w:cs="Times New Roman"/>
            <w:sz w:val="28"/>
            <w:szCs w:val="28"/>
            <w:rPrChange w:id="28" w:author="Алексей Гурин" w:date="2025-04-14T12:12:00Z">
              <w:rPr/>
            </w:rPrChange>
          </w:rPr>
          <w:t xml:space="preserve"> физическая величина, равная работе, совершаемой суммарным полем электростатических (кулоновских) и сторонних сил при перемещении единичного положительного заряда на данном участке цепи:</w:t>
        </w:r>
      </w:ins>
    </w:p>
    <w:p w14:paraId="55159289" w14:textId="4AA72C25" w:rsidR="00084CB9" w:rsidRDefault="00084CB9" w:rsidP="00084CB9">
      <w:pPr>
        <w:rPr>
          <w:ins w:id="29" w:author="Алексей Гурин" w:date="2025-04-14T12:18:00Z"/>
          <w:rFonts w:ascii="Times New Roman" w:hAnsi="Times New Roman" w:cs="Times New Roman"/>
          <w:sz w:val="28"/>
          <w:szCs w:val="28"/>
        </w:rPr>
      </w:pPr>
      <w:ins w:id="30" w:author="Алексей Гурин" w:date="2025-04-14T12:18:00Z">
        <w:r w:rsidRPr="00084CB9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4E1A870E" wp14:editId="6ABC08B6">
              <wp:extent cx="5268060" cy="1800476"/>
              <wp:effectExtent l="0" t="0" r="889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8060" cy="18004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557537" w14:textId="5D532718" w:rsidR="00084CB9" w:rsidRDefault="00084CB9" w:rsidP="00084CB9">
      <w:pPr>
        <w:rPr>
          <w:ins w:id="31" w:author="Алексей Гурин" w:date="2025-04-14T12:18:00Z"/>
          <w:rFonts w:ascii="Times New Roman" w:hAnsi="Times New Roman" w:cs="Times New Roman"/>
          <w:sz w:val="28"/>
          <w:szCs w:val="28"/>
        </w:rPr>
      </w:pPr>
      <w:ins w:id="32" w:author="Алексей Гурин" w:date="2025-04-14T12:18:00Z">
        <w:r>
          <w:rPr>
            <w:rFonts w:ascii="Times New Roman" w:hAnsi="Times New Roman" w:cs="Times New Roman"/>
            <w:sz w:val="28"/>
            <w:szCs w:val="28"/>
            <w:lang w:val="en-US"/>
          </w:rPr>
          <w:t xml:space="preserve">2 </w:t>
        </w:r>
        <w:r>
          <w:rPr>
            <w:rFonts w:ascii="Times New Roman" w:hAnsi="Times New Roman" w:cs="Times New Roman"/>
            <w:sz w:val="28"/>
            <w:szCs w:val="28"/>
          </w:rPr>
          <w:t>Вопрос</w:t>
        </w:r>
      </w:ins>
    </w:p>
    <w:p w14:paraId="5A0FAC05" w14:textId="7337C1AC" w:rsidR="00084CB9" w:rsidRDefault="00084CB9" w:rsidP="00084CB9">
      <w:pPr>
        <w:rPr>
          <w:ins w:id="33" w:author="Алексей Гурин" w:date="2025-04-14T12:20:00Z"/>
          <w:rFonts w:ascii="Times New Roman" w:hAnsi="Times New Roman" w:cs="Times New Roman"/>
          <w:b/>
          <w:bCs/>
          <w:sz w:val="28"/>
          <w:szCs w:val="28"/>
        </w:rPr>
      </w:pPr>
      <w:ins w:id="34" w:author="Алексей Гурин" w:date="2025-04-14T12:20:00Z">
        <w:r w:rsidRPr="00084CB9">
          <w:rPr>
            <w:rFonts w:ascii="Times New Roman" w:hAnsi="Times New Roman" w:cs="Times New Roman"/>
            <w:b/>
            <w:bCs/>
            <w:sz w:val="28"/>
            <w:szCs w:val="28"/>
            <w:rPrChange w:id="35" w:author="Алексей Гурин" w:date="2025-04-14T12:20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Сила тока</w:t>
        </w:r>
      </w:ins>
    </w:p>
    <w:p w14:paraId="3D0DD441" w14:textId="59703570" w:rsidR="00084CB9" w:rsidRDefault="00084CB9" w:rsidP="00084CB9">
      <w:pPr>
        <w:rPr>
          <w:ins w:id="36" w:author="Алексей Гурин" w:date="2025-04-14T12:20:00Z"/>
          <w:rFonts w:ascii="Times New Roman" w:hAnsi="Times New Roman" w:cs="Times New Roman"/>
          <w:b/>
          <w:bCs/>
          <w:sz w:val="28"/>
          <w:szCs w:val="28"/>
        </w:rPr>
      </w:pPr>
      <w:ins w:id="37" w:author="Алексей Гурин" w:date="2025-04-14T12:20:00Z">
        <w:r w:rsidRPr="00084CB9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drawing>
            <wp:inline distT="0" distB="0" distL="0" distR="0" wp14:anchorId="37255D7A" wp14:editId="2F7FEB3C">
              <wp:extent cx="5201376" cy="2829320"/>
              <wp:effectExtent l="0" t="0" r="0" b="9525"/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1376" cy="2829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BEDEF5" w14:textId="3307F747" w:rsidR="00084CB9" w:rsidRDefault="00084CB9" w:rsidP="00084CB9">
      <w:pPr>
        <w:rPr>
          <w:ins w:id="38" w:author="Алексей Гурин" w:date="2025-04-14T12:21:00Z"/>
          <w:rFonts w:ascii="Times New Roman" w:hAnsi="Times New Roman" w:cs="Times New Roman"/>
          <w:b/>
          <w:bCs/>
          <w:sz w:val="28"/>
          <w:szCs w:val="28"/>
        </w:rPr>
      </w:pPr>
      <w:ins w:id="39" w:author="Алексей Гурин" w:date="2025-04-14T12:21:00Z">
        <w:r>
          <w:rPr>
            <w:rFonts w:ascii="Times New Roman" w:hAnsi="Times New Roman" w:cs="Times New Roman"/>
            <w:b/>
            <w:bCs/>
            <w:sz w:val="28"/>
            <w:szCs w:val="28"/>
          </w:rPr>
          <w:t>Плотность тока</w:t>
        </w:r>
      </w:ins>
    </w:p>
    <w:p w14:paraId="53A637E2" w14:textId="503BFBBF" w:rsidR="00084CB9" w:rsidRDefault="00084CB9" w:rsidP="00084CB9">
      <w:pPr>
        <w:rPr>
          <w:ins w:id="40" w:author="Алексей Гурин" w:date="2025-04-14T12:21:00Z"/>
          <w:rFonts w:ascii="Times New Roman" w:hAnsi="Times New Roman" w:cs="Times New Roman"/>
          <w:b/>
          <w:bCs/>
          <w:sz w:val="28"/>
          <w:szCs w:val="28"/>
        </w:rPr>
      </w:pPr>
      <w:ins w:id="41" w:author="Алексей Гурин" w:date="2025-04-14T12:21:00Z">
        <w:r w:rsidRPr="00084CB9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drawing>
            <wp:inline distT="0" distB="0" distL="0" distR="0" wp14:anchorId="52690664" wp14:editId="22271421">
              <wp:extent cx="5439534" cy="3229426"/>
              <wp:effectExtent l="0" t="0" r="0" b="9525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9534" cy="32294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35AC59" w14:textId="124356A0" w:rsidR="00084CB9" w:rsidRDefault="00563C9E" w:rsidP="00084CB9">
      <w:pPr>
        <w:rPr>
          <w:ins w:id="42" w:author="Алексей Гурин" w:date="2025-04-14T12:22:00Z"/>
          <w:rFonts w:ascii="Times New Roman" w:hAnsi="Times New Roman" w:cs="Times New Roman"/>
          <w:b/>
          <w:bCs/>
          <w:sz w:val="28"/>
          <w:szCs w:val="28"/>
        </w:rPr>
      </w:pPr>
      <w:ins w:id="43" w:author="Алексей Гурин" w:date="2025-04-14T12:22:00Z">
        <w:r>
          <w:rPr>
            <w:rFonts w:ascii="Times New Roman" w:hAnsi="Times New Roman" w:cs="Times New Roman"/>
            <w:b/>
            <w:bCs/>
            <w:sz w:val="28"/>
            <w:szCs w:val="28"/>
          </w:rPr>
          <w:lastRenderedPageBreak/>
          <w:t>Зависимость между силой и плотностью тока</w:t>
        </w:r>
      </w:ins>
    </w:p>
    <w:p w14:paraId="3C5EE648" w14:textId="5A0842EF" w:rsidR="00563C9E" w:rsidRDefault="00563C9E" w:rsidP="00084CB9">
      <w:pPr>
        <w:rPr>
          <w:ins w:id="44" w:author="Алексей Гурин" w:date="2025-04-14T12:22:00Z"/>
          <w:rFonts w:ascii="Times New Roman" w:hAnsi="Times New Roman" w:cs="Times New Roman"/>
          <w:b/>
          <w:bCs/>
          <w:sz w:val="28"/>
          <w:szCs w:val="28"/>
        </w:rPr>
      </w:pPr>
      <w:ins w:id="45" w:author="Алексей Гурин" w:date="2025-04-14T12:22:00Z">
        <w:r w:rsidRPr="00563C9E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drawing>
            <wp:inline distT="0" distB="0" distL="0" distR="0" wp14:anchorId="37938E86" wp14:editId="32CF6952">
              <wp:extent cx="5220429" cy="933580"/>
              <wp:effectExtent l="0" t="0" r="0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0429" cy="933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FCA3FE" w14:textId="0A131C7A" w:rsidR="00563C9E" w:rsidRDefault="00563C9E" w:rsidP="00084CB9">
      <w:pPr>
        <w:rPr>
          <w:ins w:id="46" w:author="Алексей Гурин" w:date="2025-04-14T12:22:00Z"/>
          <w:rFonts w:ascii="Times New Roman" w:hAnsi="Times New Roman" w:cs="Times New Roman"/>
          <w:b/>
          <w:bCs/>
          <w:sz w:val="28"/>
          <w:szCs w:val="28"/>
        </w:rPr>
      </w:pPr>
      <w:ins w:id="47" w:author="Алексей Гурин" w:date="2025-04-14T12:22:00Z">
        <w:r>
          <w:rPr>
            <w:rFonts w:ascii="Times New Roman" w:hAnsi="Times New Roman" w:cs="Times New Roman"/>
            <w:b/>
            <w:bCs/>
            <w:sz w:val="28"/>
            <w:szCs w:val="28"/>
          </w:rPr>
          <w:t>3 Вопрос</w:t>
        </w:r>
      </w:ins>
    </w:p>
    <w:p w14:paraId="1A381E6F" w14:textId="66D55EC5" w:rsidR="00563C9E" w:rsidRDefault="00563C9E" w:rsidP="00084CB9">
      <w:pPr>
        <w:rPr>
          <w:ins w:id="48" w:author="Алексей Гурин" w:date="2025-04-14T12:23:00Z"/>
          <w:rFonts w:ascii="Times New Roman" w:hAnsi="Times New Roman" w:cs="Times New Roman"/>
          <w:b/>
          <w:bCs/>
          <w:sz w:val="28"/>
          <w:szCs w:val="28"/>
        </w:rPr>
      </w:pPr>
      <w:ins w:id="49" w:author="Алексей Гурин" w:date="2025-04-14T12:23:00Z">
        <w:r>
          <w:rPr>
            <w:rFonts w:ascii="Times New Roman" w:hAnsi="Times New Roman" w:cs="Times New Roman"/>
            <w:b/>
            <w:bCs/>
            <w:sz w:val="28"/>
            <w:szCs w:val="28"/>
          </w:rPr>
          <w:t>Электрическое сопротивление</w:t>
        </w:r>
      </w:ins>
    </w:p>
    <w:p w14:paraId="22A1960B" w14:textId="5A246823" w:rsidR="00563C9E" w:rsidRDefault="00F435F6" w:rsidP="00084CB9">
      <w:pPr>
        <w:rPr>
          <w:ins w:id="50" w:author="Алексей Гурин" w:date="2025-04-14T12:28:00Z"/>
          <w:rFonts w:ascii="Times New Roman" w:hAnsi="Times New Roman" w:cs="Times New Roman"/>
          <w:b/>
          <w:bCs/>
          <w:sz w:val="28"/>
          <w:szCs w:val="28"/>
        </w:rPr>
      </w:pPr>
      <w:ins w:id="51" w:author="Алексей Гурин" w:date="2025-04-14T12:28:00Z">
        <w:r w:rsidRPr="00F435F6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drawing>
            <wp:inline distT="0" distB="0" distL="0" distR="0" wp14:anchorId="334A8716" wp14:editId="4D2D33AE">
              <wp:extent cx="5249008" cy="4801270"/>
              <wp:effectExtent l="0" t="0" r="889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49008" cy="4801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9ED6E9" w14:textId="63D7CAED" w:rsidR="00F435F6" w:rsidRDefault="00F435F6" w:rsidP="00F435F6">
      <w:pPr>
        <w:shd w:val="clear" w:color="auto" w:fill="F2F2F2" w:themeFill="background1" w:themeFillShade="F2"/>
        <w:rPr>
          <w:ins w:id="52" w:author="Алексей Гурин" w:date="2025-04-14T12:31:00Z"/>
          <w:rFonts w:ascii="Times New Roman" w:hAnsi="Times New Roman" w:cs="Times New Roman"/>
          <w:color w:val="000000" w:themeColor="text1"/>
          <w:sz w:val="28"/>
          <w:szCs w:val="28"/>
          <w:shd w:val="clear" w:color="auto" w:fill="E3FEE0"/>
        </w:rPr>
      </w:pPr>
      <w:ins w:id="53" w:author="Алексей Гурин" w:date="2025-04-14T12:30:00Z">
        <w:r w:rsidRPr="00F435F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54" w:author="Алексей Гурин" w:date="2025-04-14T12:31:00Z">
              <w:rPr>
                <w:rStyle w:val="a3"/>
                <w:rFonts w:ascii="Roboto" w:hAnsi="Roboto"/>
                <w:b w:val="0"/>
                <w:bCs w:val="0"/>
                <w:color w:val="000000"/>
                <w:shd w:val="clear" w:color="auto" w:fill="E3FEE0"/>
              </w:rPr>
            </w:rPrChange>
          </w:rPr>
          <w:t>Электрическое сопротивление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55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— физическая величина, которая характеризует свойство препятствовать прохождению электрического тока в проводнике или электрической цепи.  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rPrChange w:id="56" w:author="Алексей Гурин" w:date="2025-04-14T12:30:00Z">
              <w:rPr/>
            </w:rPrChange>
          </w:rPr>
          <w:fldChar w:fldCharType="begin"/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rPrChange w:id="57" w:author="Алексей Гурин" w:date="2025-04-14T12:30:00Z">
              <w:rPr/>
            </w:rPrChange>
          </w:rPr>
          <w:instrText xml:space="preserve"> HYPERLINK "https://ru.wikipedia.org/wiki/%D0%AD%D0%BB%D0%B5%D0%BA%D1%82%D1%80%D0%B8%D1%87%D0%B5%D1%81%D0%BA%D0%BE%D0%B5_%D1%81%D0%BE%D0%BF%D1%80%D0%BE%D1%82%D0%B8%D0%B2%D0%BB%D0%B5%D0%BD%D0%B8%D0%B5" \t "_blank" </w:instrTex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rPrChange w:id="58" w:author="Алексей Гурин" w:date="2025-04-14T12:30:00Z">
              <w:rPr/>
            </w:rPrChange>
          </w:rPr>
          <w:fldChar w:fldCharType="separate"/>
        </w:r>
        <w:r w:rsidRPr="00F435F6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59" w:author="Алексей Гурин" w:date="2025-04-14T12:30:00Z">
              <w:rPr>
                <w:rStyle w:val="a4"/>
                <w:rFonts w:ascii="Roboto" w:hAnsi="Roboto"/>
                <w:shd w:val="clear" w:color="auto" w:fill="E3FEE0"/>
              </w:rPr>
            </w:rPrChange>
          </w:rPr>
          <w:t>4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rPrChange w:id="60" w:author="Алексей Гурин" w:date="2025-04-14T12:30:00Z">
              <w:rPr/>
            </w:rPrChange>
          </w:rPr>
          <w:fldChar w:fldCharType="end"/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1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Style w:val="a3"/>
            <w:rFonts w:ascii="Times New Roman" w:hAnsi="Times New Roman" w:cs="Times New Roman"/>
            <w:b w:val="0"/>
            <w:bCs w:val="0"/>
            <w:color w:val="000000" w:themeColor="text1"/>
            <w:sz w:val="28"/>
            <w:szCs w:val="28"/>
            <w:shd w:val="clear" w:color="auto" w:fill="E3FEE0"/>
            <w:rPrChange w:id="62" w:author="Алексей Гурин" w:date="2025-04-14T12:30:00Z">
              <w:rPr>
                <w:rStyle w:val="a3"/>
                <w:rFonts w:ascii="Roboto" w:hAnsi="Roboto"/>
                <w:b w:val="0"/>
                <w:bCs w:val="0"/>
                <w:color w:val="000000"/>
                <w:shd w:val="clear" w:color="auto" w:fill="E3FEE0"/>
              </w:rPr>
            </w:rPrChange>
          </w:rPr>
          <w:t>Единица измерения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3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электрического сопротивления в Международной системе единиц (СИ) — </w:t>
        </w:r>
        <w:r w:rsidRPr="00F435F6">
          <w:rPr>
            <w:rStyle w:val="a3"/>
            <w:rFonts w:ascii="Times New Roman" w:hAnsi="Times New Roman" w:cs="Times New Roman"/>
            <w:b w:val="0"/>
            <w:bCs w:val="0"/>
            <w:color w:val="000000" w:themeColor="text1"/>
            <w:sz w:val="28"/>
            <w:szCs w:val="28"/>
            <w:shd w:val="clear" w:color="auto" w:fill="E3FEE0"/>
            <w:rPrChange w:id="64" w:author="Алексей Гурин" w:date="2025-04-14T12:30:00Z">
              <w:rPr>
                <w:rStyle w:val="a3"/>
                <w:rFonts w:ascii="Roboto" w:hAnsi="Roboto"/>
                <w:b w:val="0"/>
                <w:bCs w:val="0"/>
                <w:color w:val="000000"/>
                <w:shd w:val="clear" w:color="auto" w:fill="E3FEE0"/>
              </w:rPr>
            </w:rPrChange>
          </w:rPr>
          <w:t>Ом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5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(русское обозначение: Ом; международное: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6" w:author="Алексей Гурин" w:date="2025-04-14T12:30:00Z">
              <w:rPr>
                <w:rFonts w:ascii="Calibri" w:hAnsi="Calibri" w:cs="Calibri"/>
                <w:color w:val="000000"/>
                <w:shd w:val="clear" w:color="auto" w:fill="E3FEE0"/>
              </w:rPr>
            </w:rPrChange>
          </w:rPr>
          <w:t>Ω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7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). 1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8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Ом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69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0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—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1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2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это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3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4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сопротивление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5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6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проводника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7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,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8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в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79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0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котором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1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2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при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3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4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напряжении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5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1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6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В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7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8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проходит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89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90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ток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91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92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силой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93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 xml:space="preserve"> 1 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94" w:author="Алексей Гурин" w:date="2025-04-14T12:30:00Z">
              <w:rPr>
                <w:rFonts w:ascii="Roboto" w:hAnsi="Roboto" w:cs="Roboto"/>
                <w:color w:val="000000"/>
                <w:shd w:val="clear" w:color="auto" w:fill="E3FEE0"/>
              </w:rPr>
            </w:rPrChange>
          </w:rPr>
          <w:t>А</w:t>
        </w:r>
        <w:r w:rsidRPr="00F435F6"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E3FEE0"/>
            <w:rPrChange w:id="95" w:author="Алексей Гурин" w:date="2025-04-14T12:30:00Z">
              <w:rPr>
                <w:rFonts w:ascii="Roboto" w:hAnsi="Roboto"/>
                <w:color w:val="000000"/>
                <w:shd w:val="clear" w:color="auto" w:fill="E3FEE0"/>
              </w:rPr>
            </w:rPrChange>
          </w:rPr>
          <w:t>.</w:t>
        </w:r>
      </w:ins>
    </w:p>
    <w:p w14:paraId="6890C5C7" w14:textId="00069DE1" w:rsidR="00F435F6" w:rsidRDefault="00170D10" w:rsidP="00F435F6">
      <w:pPr>
        <w:rPr>
          <w:ins w:id="96" w:author="Алексей Гурин" w:date="2025-04-14T12:34:00Z"/>
          <w:rFonts w:ascii="Times New Roman" w:hAnsi="Times New Roman" w:cs="Times New Roman"/>
          <w:b/>
          <w:bCs/>
          <w:sz w:val="28"/>
          <w:szCs w:val="28"/>
        </w:rPr>
      </w:pPr>
      <w:ins w:id="97" w:author="Алексей Гурин" w:date="2025-04-14T12:33:00Z">
        <w:r>
          <w:rPr>
            <w:rFonts w:ascii="Times New Roman" w:hAnsi="Times New Roman" w:cs="Times New Roman"/>
            <w:b/>
            <w:bCs/>
            <w:sz w:val="28"/>
            <w:szCs w:val="28"/>
          </w:rPr>
          <w:t xml:space="preserve">4 Вопрос </w:t>
        </w:r>
      </w:ins>
    </w:p>
    <w:p w14:paraId="18E377E2" w14:textId="5A7FED9A" w:rsidR="00170D10" w:rsidRDefault="00170D10" w:rsidP="00F435F6">
      <w:pPr>
        <w:rPr>
          <w:ins w:id="98" w:author="Алексей Гурин" w:date="2025-04-14T12:33:00Z"/>
          <w:rFonts w:ascii="Times New Roman" w:hAnsi="Times New Roman" w:cs="Times New Roman"/>
          <w:b/>
          <w:bCs/>
          <w:sz w:val="28"/>
          <w:szCs w:val="28"/>
        </w:rPr>
      </w:pPr>
      <w:ins w:id="99" w:author="Алексей Гурин" w:date="2025-04-14T12:34:00Z">
        <w:r>
          <w:rPr>
            <w:rFonts w:ascii="Times New Roman" w:hAnsi="Times New Roman" w:cs="Times New Roman"/>
            <w:b/>
            <w:bCs/>
            <w:sz w:val="28"/>
            <w:szCs w:val="28"/>
          </w:rPr>
          <w:t>Закон Ома для участка цепи</w:t>
        </w:r>
      </w:ins>
    </w:p>
    <w:p w14:paraId="04F7FDC4" w14:textId="1EFA4C26" w:rsidR="00170D10" w:rsidRDefault="00170D10" w:rsidP="00F435F6">
      <w:pPr>
        <w:rPr>
          <w:ins w:id="100" w:author="Алексей Гурин" w:date="2025-04-14T12:31:00Z"/>
          <w:rFonts w:ascii="Times New Roman" w:hAnsi="Times New Roman" w:cs="Times New Roman"/>
          <w:b/>
          <w:bCs/>
          <w:sz w:val="28"/>
          <w:szCs w:val="28"/>
        </w:rPr>
      </w:pPr>
      <w:ins w:id="101" w:author="Алексей Гурин" w:date="2025-04-14T12:33:00Z">
        <w:r w:rsidRPr="00170D10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lastRenderedPageBreak/>
          <w:drawing>
            <wp:inline distT="0" distB="0" distL="0" distR="0" wp14:anchorId="03481E6E" wp14:editId="00C42686">
              <wp:extent cx="5391902" cy="2095792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1902" cy="20957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BC306B" w14:textId="4C0AC3A7" w:rsidR="00F435F6" w:rsidRDefault="00170D10" w:rsidP="00F435F6">
      <w:pPr>
        <w:rPr>
          <w:ins w:id="102" w:author="Алексей Гурин" w:date="2025-04-14T12:35:00Z"/>
          <w:rFonts w:ascii="Times New Roman" w:hAnsi="Times New Roman" w:cs="Times New Roman"/>
          <w:b/>
          <w:bCs/>
          <w:sz w:val="28"/>
          <w:szCs w:val="28"/>
        </w:rPr>
      </w:pPr>
      <w:ins w:id="103" w:author="Алексей Гурин" w:date="2025-04-14T12:35:00Z">
        <w:r>
          <w:rPr>
            <w:rFonts w:ascii="Times New Roman" w:hAnsi="Times New Roman" w:cs="Times New Roman"/>
            <w:b/>
            <w:bCs/>
            <w:sz w:val="28"/>
            <w:szCs w:val="28"/>
          </w:rPr>
          <w:t>Закон Ома для замкнутой цепи</w:t>
        </w:r>
      </w:ins>
    </w:p>
    <w:p w14:paraId="5400C19F" w14:textId="0977A525" w:rsidR="00170D10" w:rsidRDefault="00170D10" w:rsidP="00F435F6">
      <w:pPr>
        <w:rPr>
          <w:ins w:id="104" w:author="Алексей Гурин" w:date="2025-04-14T12:36:00Z"/>
          <w:rFonts w:ascii="Times New Roman" w:hAnsi="Times New Roman" w:cs="Times New Roman"/>
          <w:b/>
          <w:bCs/>
          <w:sz w:val="28"/>
          <w:szCs w:val="28"/>
        </w:rPr>
      </w:pPr>
      <w:ins w:id="105" w:author="Алексей Гурин" w:date="2025-04-14T12:36:00Z">
        <w:r w:rsidRPr="00170D10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drawing>
            <wp:inline distT="0" distB="0" distL="0" distR="0" wp14:anchorId="4723E342" wp14:editId="46D2363D">
              <wp:extent cx="5363323" cy="2648320"/>
              <wp:effectExtent l="0" t="0" r="0" b="0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3323" cy="2648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072DE5" w14:textId="10CAB959" w:rsidR="00170D10" w:rsidRDefault="00EB1800">
      <w:pPr>
        <w:rPr>
          <w:ins w:id="106" w:author="Алексей Гурин" w:date="2025-04-14T15:52:00Z"/>
          <w:rFonts w:ascii="Times New Roman" w:hAnsi="Times New Roman" w:cs="Times New Roman"/>
          <w:b/>
          <w:bCs/>
          <w:sz w:val="28"/>
          <w:szCs w:val="28"/>
        </w:rPr>
      </w:pPr>
      <w:ins w:id="107" w:author="Алексей Гурин" w:date="2025-04-14T15:51:00Z">
        <w:r>
          <w:rPr>
            <w:rFonts w:ascii="Times New Roman" w:hAnsi="Times New Roman" w:cs="Times New Roman"/>
            <w:b/>
            <w:bCs/>
            <w:sz w:val="28"/>
            <w:szCs w:val="28"/>
          </w:rPr>
          <w:t>Закон Ома в дифференциаль</w:t>
        </w:r>
      </w:ins>
      <w:ins w:id="108" w:author="Алексей Гурин" w:date="2025-04-14T15:52:00Z">
        <w:r>
          <w:rPr>
            <w:rFonts w:ascii="Times New Roman" w:hAnsi="Times New Roman" w:cs="Times New Roman"/>
            <w:b/>
            <w:bCs/>
            <w:sz w:val="28"/>
            <w:szCs w:val="28"/>
          </w:rPr>
          <w:t>ной форме</w:t>
        </w:r>
      </w:ins>
    </w:p>
    <w:p w14:paraId="74E89A17" w14:textId="02C1BA50" w:rsidR="00EB1800" w:rsidRDefault="00EB1800">
      <w:pPr>
        <w:rPr>
          <w:ins w:id="109" w:author="Алексей Гурин" w:date="2025-04-14T15:52:00Z"/>
          <w:rFonts w:ascii="Times New Roman" w:hAnsi="Times New Roman" w:cs="Times New Roman"/>
          <w:b/>
          <w:bCs/>
          <w:sz w:val="28"/>
          <w:szCs w:val="28"/>
        </w:rPr>
      </w:pPr>
      <w:ins w:id="110" w:author="Алексей Гурин" w:date="2025-04-14T15:52:00Z">
        <w:r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lastRenderedPageBreak/>
          <w:drawing>
            <wp:inline distT="0" distB="0" distL="0" distR="0" wp14:anchorId="0D67A65B" wp14:editId="024A984F">
              <wp:extent cx="5940425" cy="4455160"/>
              <wp:effectExtent l="0" t="0" r="3175" b="254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Рисунок 2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455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153799" w14:textId="6460C00E" w:rsidR="00EB1800" w:rsidRDefault="00EB1800">
      <w:pPr>
        <w:rPr>
          <w:ins w:id="111" w:author="Алексей Гурин" w:date="2025-04-14T15:55:00Z"/>
          <w:rFonts w:ascii="Times New Roman" w:hAnsi="Times New Roman" w:cs="Times New Roman"/>
          <w:b/>
          <w:bCs/>
          <w:sz w:val="28"/>
          <w:szCs w:val="28"/>
        </w:rPr>
      </w:pPr>
      <w:ins w:id="112" w:author="Алексей Гурин" w:date="2025-04-14T15:55:00Z">
        <w:r>
          <w:rPr>
            <w:rFonts w:ascii="Times New Roman" w:hAnsi="Times New Roman" w:cs="Times New Roman"/>
            <w:b/>
            <w:bCs/>
            <w:sz w:val="28"/>
            <w:szCs w:val="28"/>
          </w:rPr>
          <w:t>5 Вопрос</w:t>
        </w:r>
      </w:ins>
    </w:p>
    <w:p w14:paraId="6EB4C235" w14:textId="360C7D4C" w:rsidR="00EB1800" w:rsidRDefault="00EB1800">
      <w:pPr>
        <w:rPr>
          <w:ins w:id="113" w:author="Алексей Гурин" w:date="2025-04-14T15:56:00Z"/>
          <w:rFonts w:ascii="Times New Roman" w:hAnsi="Times New Roman" w:cs="Times New Roman"/>
          <w:b/>
          <w:bCs/>
          <w:sz w:val="28"/>
          <w:szCs w:val="28"/>
        </w:rPr>
      </w:pPr>
      <w:ins w:id="114" w:author="Алексей Гурин" w:date="2025-04-14T15:55:00Z">
        <w:r>
          <w:rPr>
            <w:rFonts w:ascii="Times New Roman" w:hAnsi="Times New Roman" w:cs="Times New Roman"/>
            <w:b/>
            <w:bCs/>
            <w:sz w:val="28"/>
            <w:szCs w:val="28"/>
          </w:rPr>
          <w:t>Диффере</w:t>
        </w:r>
      </w:ins>
      <w:ins w:id="115" w:author="Алексей Гурин" w:date="2025-04-14T15:56:00Z">
        <w:r>
          <w:rPr>
            <w:rFonts w:ascii="Times New Roman" w:hAnsi="Times New Roman" w:cs="Times New Roman"/>
            <w:b/>
            <w:bCs/>
            <w:sz w:val="28"/>
            <w:szCs w:val="28"/>
          </w:rPr>
          <w:t>нциальная и интегральная формы закона Джоуля-Ленца</w:t>
        </w:r>
      </w:ins>
    </w:p>
    <w:p w14:paraId="182F8B54" w14:textId="679562E5" w:rsidR="00EB1800" w:rsidRDefault="00EB1800">
      <w:pPr>
        <w:rPr>
          <w:ins w:id="116" w:author="Алексей Гурин" w:date="2025-04-14T15:56:00Z"/>
          <w:rFonts w:ascii="Times New Roman" w:hAnsi="Times New Roman" w:cs="Times New Roman"/>
          <w:b/>
          <w:bCs/>
          <w:sz w:val="28"/>
          <w:szCs w:val="28"/>
        </w:rPr>
      </w:pPr>
      <w:ins w:id="117" w:author="Алексей Гурин" w:date="2025-04-14T15:56:00Z">
        <w:r w:rsidRPr="00EB1800">
          <w:rPr>
            <w:rFonts w:ascii="Times New Roman" w:hAnsi="Times New Roman" w:cs="Times New Roman"/>
            <w:b/>
            <w:bCs/>
            <w:sz w:val="28"/>
            <w:szCs w:val="28"/>
          </w:rPr>
          <w:drawing>
            <wp:inline distT="0" distB="0" distL="0" distR="0" wp14:anchorId="7A4B047A" wp14:editId="202C8920">
              <wp:extent cx="5940425" cy="2065020"/>
              <wp:effectExtent l="0" t="0" r="3175" b="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065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FFD5F6" w14:textId="5083FB4B" w:rsidR="00EB1800" w:rsidRDefault="004D3EC8">
      <w:pPr>
        <w:rPr>
          <w:ins w:id="118" w:author="Алексей Гурин" w:date="2025-04-14T16:06:00Z"/>
          <w:rFonts w:ascii="Times New Roman" w:hAnsi="Times New Roman" w:cs="Times New Roman"/>
          <w:b/>
          <w:bCs/>
          <w:sz w:val="28"/>
          <w:szCs w:val="28"/>
        </w:rPr>
      </w:pPr>
      <w:ins w:id="119" w:author="Алексей Гурин" w:date="2025-04-14T16:06:00Z">
        <w:r>
          <w:rPr>
            <w:rFonts w:ascii="Times New Roman" w:hAnsi="Times New Roman" w:cs="Times New Roman"/>
            <w:b/>
            <w:bCs/>
            <w:sz w:val="28"/>
            <w:szCs w:val="28"/>
          </w:rPr>
          <w:t>6 Вопрос</w:t>
        </w:r>
      </w:ins>
    </w:p>
    <w:p w14:paraId="724C4E53" w14:textId="77777777" w:rsidR="004D3EC8" w:rsidRPr="00F435F6" w:rsidRDefault="004D3EC8">
      <w:pPr>
        <w:rPr>
          <w:rFonts w:ascii="Times New Roman" w:hAnsi="Times New Roman" w:cs="Times New Roman"/>
          <w:b/>
          <w:bCs/>
          <w:sz w:val="28"/>
          <w:szCs w:val="28"/>
          <w:rPrChange w:id="120" w:author="Алексей Гурин" w:date="2025-04-14T12:31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</w:pPr>
    </w:p>
    <w:sectPr w:rsidR="004D3EC8" w:rsidRPr="00F435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лексей Гурин">
    <w15:presenceInfo w15:providerId="Windows Live" w15:userId="fef93073ca612c2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D6"/>
    <w:rsid w:val="00084CB9"/>
    <w:rsid w:val="00170D10"/>
    <w:rsid w:val="001E653A"/>
    <w:rsid w:val="00202FF8"/>
    <w:rsid w:val="004D3EC8"/>
    <w:rsid w:val="00563C9E"/>
    <w:rsid w:val="005C6089"/>
    <w:rsid w:val="005D748E"/>
    <w:rsid w:val="005E6EE2"/>
    <w:rsid w:val="0061797A"/>
    <w:rsid w:val="007E7CD6"/>
    <w:rsid w:val="00944944"/>
    <w:rsid w:val="00B22D8B"/>
    <w:rsid w:val="00B33E64"/>
    <w:rsid w:val="00B52279"/>
    <w:rsid w:val="00EB1800"/>
    <w:rsid w:val="00F435F6"/>
    <w:rsid w:val="00F4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055AD"/>
  <w15:chartTrackingRefBased/>
  <w15:docId w15:val="{A6A62D61-FDBF-4CFF-8E03-3324A1025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435F6"/>
    <w:rPr>
      <w:b/>
      <w:bCs/>
    </w:rPr>
  </w:style>
  <w:style w:type="character" w:styleId="a4">
    <w:name w:val="Hyperlink"/>
    <w:basedOn w:val="a0"/>
    <w:uiPriority w:val="99"/>
    <w:semiHidden/>
    <w:unhideWhenUsed/>
    <w:rsid w:val="00F435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Гурин</dc:creator>
  <cp:keywords/>
  <dc:description/>
  <cp:lastModifiedBy>Алексей Гурин</cp:lastModifiedBy>
  <cp:revision>6</cp:revision>
  <dcterms:created xsi:type="dcterms:W3CDTF">2025-04-13T19:08:00Z</dcterms:created>
  <dcterms:modified xsi:type="dcterms:W3CDTF">2025-04-14T13:06:00Z</dcterms:modified>
</cp:coreProperties>
</file>